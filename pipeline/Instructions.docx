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3.png" ContentType="image/png"/>
  <Override PartName="/word/media/image4.png" ContentType="image/png"/>
  <Override PartName="/word/media/image9.png" ContentType="image/png"/>
  <Override PartName="/word/media/image14.png" ContentType="image/png"/>
  <Override PartName="/word/media/image5.png" ContentType="image/png"/>
  <Override PartName="/word/media/image15.png" ContentType="image/png"/>
  <Override PartName="/word/media/image6.png" ContentType="image/png"/>
  <Override PartName="/word/media/image10.png" ContentType="image/png"/>
  <Override PartName="/word/media/image1.png" ContentType="image/png"/>
  <Override PartName="/word/media/image16.png" ContentType="image/png"/>
  <Override PartName="/word/media/image7.png" ContentType="image/png"/>
  <Override PartName="/word/media/image11.png" ContentType="image/png"/>
  <Override PartName="/word/media/image2.png" ContentType="image/png"/>
  <Override PartName="/word/media/image8.png" ContentType="image/png"/>
  <Override PartName="/word/media/image12.png" ContentType="image/png"/>
  <Override PartName="/word/media/image3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numPr>
          <w:ilvl w:val="0"/>
          <w:numId w:val="0"/>
        </w:numPr>
        <w:spacing w:before="240" w:after="120"/>
        <w:ind w:hanging="0" w:start="0"/>
        <w:rPr/>
      </w:pPr>
      <w:r>
        <w:drawing>
          <wp:anchor behindDoc="0" distT="0" distB="0" distL="0" distR="0" simplePos="0" locked="0" layoutInCell="0" allowOverlap="1" relativeHeight="19">
            <wp:simplePos x="0" y="0"/>
            <wp:positionH relativeFrom="page">
              <wp:posOffset>762000</wp:posOffset>
            </wp:positionH>
            <wp:positionV relativeFrom="page">
              <wp:posOffset>1533525</wp:posOffset>
            </wp:positionV>
            <wp:extent cx="2838450" cy="2133600"/>
            <wp:effectExtent l="0" t="0" r="0" b="0"/>
            <wp:wrapSquare wrapText="bothSides"/>
            <wp:docPr id="1" name="Image3 Copy 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3 Copy 2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845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20">
            <wp:simplePos x="0" y="0"/>
            <wp:positionH relativeFrom="page">
              <wp:posOffset>656590</wp:posOffset>
            </wp:positionH>
            <wp:positionV relativeFrom="page">
              <wp:posOffset>4364990</wp:posOffset>
            </wp:positionV>
            <wp:extent cx="6120130" cy="954405"/>
            <wp:effectExtent l="0" t="0" r="0" b="0"/>
            <wp:wrapSquare wrapText="bothSides"/>
            <wp:docPr id="2" name="Image6 Copy 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6 Copy 1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954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How to Download  the mandatory Image Metadata Extraction Tool</w:t>
      </w:r>
    </w:p>
    <w:p>
      <w:pPr>
        <w:pStyle w:val="BodyText"/>
        <w:numPr>
          <w:ilvl w:val="0"/>
          <w:numId w:val="0"/>
        </w:numPr>
        <w:ind w:hanging="0" w:start="0"/>
        <w:outlineLvl w:val="0"/>
        <w:rPr/>
      </w:pPr>
      <w:r>
        <w:rPr/>
        <w:t>Click on “Image Metadata Management” on the panel to the left of the screen.</w:t>
      </w:r>
    </w:p>
    <w:p>
      <w:pPr>
        <w:pStyle w:val="BodyText"/>
        <w:numPr>
          <w:ilvl w:val="0"/>
          <w:numId w:val="0"/>
        </w:numPr>
        <w:ind w:hanging="0" w:start="0"/>
        <w:outlineLvl w:val="0"/>
        <w:rPr/>
      </w:pPr>
      <w:r>
        <w:rPr/>
      </w:r>
    </w:p>
    <w:p>
      <w:pPr>
        <w:pStyle w:val="BodyText"/>
        <w:numPr>
          <w:ilvl w:val="0"/>
          <w:numId w:val="0"/>
        </w:numPr>
        <w:ind w:hanging="0" w:start="0"/>
        <w:outlineLvl w:val="0"/>
        <w:rPr/>
      </w:pPr>
      <w:r>
        <w:rPr/>
      </w:r>
    </w:p>
    <w:p>
      <w:pPr>
        <w:pStyle w:val="BodyText"/>
        <w:numPr>
          <w:ilvl w:val="0"/>
          <w:numId w:val="0"/>
        </w:numPr>
        <w:ind w:hanging="0" w:start="0"/>
        <w:outlineLvl w:val="0"/>
        <w:rPr/>
      </w:pPr>
      <w:r>
        <w:rPr/>
      </w:r>
    </w:p>
    <w:p>
      <w:pPr>
        <w:pStyle w:val="BodyText"/>
        <w:numPr>
          <w:ilvl w:val="0"/>
          <w:numId w:val="0"/>
        </w:numPr>
        <w:ind w:hanging="0" w:start="0"/>
        <w:outlineLvl w:val="0"/>
        <w:rPr/>
      </w:pPr>
      <w:r>
        <w:rPr/>
      </w:r>
    </w:p>
    <w:p>
      <w:pPr>
        <w:pStyle w:val="BodyText"/>
        <w:numPr>
          <w:ilvl w:val="0"/>
          <w:numId w:val="0"/>
        </w:numPr>
        <w:ind w:hanging="0" w:start="0"/>
        <w:outlineLvl w:val="0"/>
        <w:rPr/>
      </w:pPr>
      <w:r>
        <w:rPr/>
      </w:r>
    </w:p>
    <w:p>
      <w:pPr>
        <w:pStyle w:val="BodyText"/>
        <w:numPr>
          <w:ilvl w:val="0"/>
          <w:numId w:val="0"/>
        </w:numPr>
        <w:ind w:hanging="0" w:start="0"/>
        <w:outlineLvl w:val="0"/>
        <w:rPr/>
      </w:pPr>
      <w:r>
        <w:rPr/>
      </w:r>
    </w:p>
    <w:p>
      <w:pPr>
        <w:pStyle w:val="BodyText"/>
        <w:numPr>
          <w:ilvl w:val="0"/>
          <w:numId w:val="0"/>
        </w:numPr>
        <w:ind w:hanging="0" w:start="0"/>
        <w:outlineLvl w:val="0"/>
        <w:rPr/>
      </w:pPr>
      <w:r>
        <w:rPr/>
      </w:r>
    </w:p>
    <w:p>
      <w:pPr>
        <w:pStyle w:val="BodyText"/>
        <w:numPr>
          <w:ilvl w:val="0"/>
          <w:numId w:val="0"/>
        </w:numPr>
        <w:ind w:hanging="0" w:start="0"/>
        <w:outlineLvl w:val="0"/>
        <w:rPr/>
      </w:pPr>
      <w:r>
        <w:rPr/>
      </w:r>
    </w:p>
    <w:p>
      <w:pPr>
        <w:pStyle w:val="BodyText"/>
        <w:numPr>
          <w:ilvl w:val="0"/>
          <w:numId w:val="0"/>
        </w:numPr>
        <w:ind w:hanging="0" w:start="0"/>
        <w:outlineLvl w:val="0"/>
        <w:rPr/>
      </w:pPr>
      <w:r>
        <w:rPr/>
        <w:t>Click on the  “Download Extraction Tool” button</w:t>
      </w:r>
      <w:r>
        <w:br w:type="page"/>
      </w:r>
    </w:p>
    <w:p>
      <w:pPr>
        <w:pStyle w:val="BodyText"/>
        <w:spacing w:before="0" w:after="140"/>
        <w:rPr/>
      </w:pPr>
      <w:r>
        <w:rPr/>
      </w:r>
    </w:p>
    <w:p>
      <w:pPr>
        <w:pStyle w:val="Heading1"/>
        <w:numPr>
          <w:ilvl w:val="0"/>
          <w:numId w:val="1"/>
        </w:numPr>
        <w:tabs>
          <w:tab w:val="clear" w:pos="709"/>
          <w:tab w:val="left" w:pos="0" w:leader="none"/>
        </w:tabs>
        <w:rPr/>
      </w:pPr>
      <w:r>
        <w:rPr/>
        <w:t>How to get python from the windows store (Required for Metadata Extraction Tool)</w:t>
      </w:r>
    </w:p>
    <w:p>
      <w:pPr>
        <w:pStyle w:val="Heading3"/>
        <w:numPr>
          <w:ilvl w:val="2"/>
          <w:numId w:val="1"/>
        </w:numPr>
        <w:tabs>
          <w:tab w:val="clear" w:pos="709"/>
          <w:tab w:val="left" w:pos="0" w:leader="none"/>
        </w:tabs>
        <w:rPr/>
      </w:pPr>
      <w:r>
        <w:rPr/>
        <w:t>Step 1: Open Microsoft Store</w:t>
      </w:r>
    </w:p>
    <w:p>
      <w:pPr>
        <w:pStyle w:val="BodyText"/>
        <w:numPr>
          <w:ilvl w:val="0"/>
          <w:numId w:val="2"/>
        </w:numPr>
        <w:spacing w:before="0" w:after="0"/>
        <w:rPr/>
      </w:pPr>
      <w:r>
        <w:rPr/>
        <w:t xml:space="preserve">Press </w:t>
      </w:r>
      <w:r>
        <w:rPr>
          <w:rStyle w:val="Strong"/>
        </w:rPr>
        <w:t>Windows</w:t>
      </w:r>
      <w:r>
        <w:rPr/>
        <w:t xml:space="preserve"> and type </w:t>
      </w:r>
      <w:r>
        <w:rPr>
          <w:rStyle w:val="Strong"/>
        </w:rPr>
        <w:t>Microsoft Store</w:t>
      </w:r>
      <w:r>
        <w:rPr/>
        <w:t xml:space="preserve"> in the search bar.</w:t>
      </w:r>
    </w:p>
    <w:p>
      <w:pPr>
        <w:pStyle w:val="BodyText"/>
        <w:numPr>
          <w:ilvl w:val="0"/>
          <w:numId w:val="2"/>
        </w:numPr>
        <w:spacing w:before="0" w:after="0"/>
        <w:rPr/>
      </w:pPr>
      <w:r>
        <w:rPr/>
        <w:t>Open the app and make sure you’re logged in with your Microsoft account.</w:t>
      </w:r>
    </w:p>
    <w:p>
      <w:pPr>
        <w:pStyle w:val="BodyText"/>
        <w:spacing w:before="0" w:after="0"/>
        <w:ind w:start="709"/>
        <w:rPr/>
      </w:pPr>
      <w:r>
        <w:rPr/>
        <w:drawing>
          <wp:inline distT="0" distB="0" distL="0" distR="0">
            <wp:extent cx="6120130" cy="3442335"/>
            <wp:effectExtent l="0" t="0" r="0" b="0"/>
            <wp:docPr id="3" name="Picture 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numPr>
          <w:ilvl w:val="2"/>
          <w:numId w:val="1"/>
        </w:numPr>
        <w:tabs>
          <w:tab w:val="clear" w:pos="709"/>
          <w:tab w:val="left" w:pos="0" w:leader="none"/>
        </w:tabs>
        <w:rPr/>
      </w:pPr>
      <w:r>
        <w:rPr/>
        <w:t>Step 2: Search for “Python”</w:t>
      </w:r>
    </w:p>
    <w:p>
      <w:pPr>
        <w:pStyle w:val="BodyText"/>
        <w:rPr/>
      </w:pPr>
      <w:r>
        <w:rPr/>
        <w:drawing>
          <wp:inline distT="0" distB="0" distL="0" distR="0">
            <wp:extent cx="6120130" cy="3442335"/>
            <wp:effectExtent l="0" t="0" r="0" b="0"/>
            <wp:docPr id="4" name="Picture 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rPr/>
      </w:pPr>
      <w:r>
        <w:rPr/>
        <w:t xml:space="preserve">Once the Store is open, type </w:t>
      </w:r>
      <w:r>
        <w:rPr>
          <w:rStyle w:val="Strong"/>
        </w:rPr>
        <w:t>Python</w:t>
      </w:r>
      <w:r>
        <w:rPr/>
        <w:t xml:space="preserve"> in the search box at the top.</w:t>
        <w:br/>
        <w:t xml:space="preserve">You’ll see several versions such as </w:t>
      </w:r>
      <w:r>
        <w:rPr>
          <w:rStyle w:val="Strong"/>
        </w:rPr>
        <w:t>Python 3.10</w:t>
      </w:r>
      <w:r>
        <w:rPr/>
        <w:t xml:space="preserve">, </w:t>
      </w:r>
      <w:r>
        <w:rPr>
          <w:rStyle w:val="Strong"/>
        </w:rPr>
        <w:t>Python 3.11</w:t>
      </w:r>
      <w:r>
        <w:rPr/>
        <w:t xml:space="preserve">, </w:t>
      </w:r>
      <w:r>
        <w:rPr>
          <w:rStyle w:val="Strong"/>
        </w:rPr>
        <w:t>Python 3.12</w:t>
      </w:r>
      <w:r>
        <w:rPr/>
        <w:t xml:space="preserve">, </w:t>
      </w:r>
      <w:r>
        <w:rPr>
          <w:rStyle w:val="Strong"/>
        </w:rPr>
        <w:t>Python 3.13</w:t>
      </w:r>
      <w:r>
        <w:rPr/>
        <w:t>.</w:t>
      </w:r>
    </w:p>
    <w:p>
      <w:pPr>
        <w:pStyle w:val="Heading3"/>
        <w:numPr>
          <w:ilvl w:val="2"/>
          <w:numId w:val="1"/>
        </w:numPr>
        <w:tabs>
          <w:tab w:val="clear" w:pos="709"/>
          <w:tab w:val="left" w:pos="0" w:leader="none"/>
        </w:tabs>
        <w:rPr/>
      </w:pPr>
      <w:r>
        <w:rPr/>
        <w:t>Step 3: Choose the Official Version</w:t>
      </w:r>
    </w:p>
    <w:p>
      <w:pPr>
        <w:pStyle w:val="BodyText"/>
        <w:rPr/>
      </w:pPr>
      <w:r>
        <w:rPr/>
        <w:t xml:space="preserve">Before installing, make sure the publisher is listed as: </w:t>
      </w:r>
      <w:r>
        <w:rPr>
          <w:rStyle w:val="Strong"/>
        </w:rPr>
        <w:t>Python Software Foundation</w:t>
      </w:r>
      <w:r>
        <w:rPr/>
        <w:t>.</w:t>
      </w:r>
    </w:p>
    <w:p>
      <w:pPr>
        <w:pStyle w:val="BodyText"/>
        <w:rPr/>
      </w:pPr>
      <w:r>
        <w:rPr/>
        <w:t xml:space="preserve">This is the </w:t>
      </w:r>
      <w:r>
        <w:rPr>
          <w:rStyle w:val="Strong"/>
        </w:rPr>
        <w:t>official and verified</w:t>
      </w:r>
      <w:r>
        <w:rPr/>
        <w:t xml:space="preserve"> version of Python. Avoid third-party uploads that might contain modified or unofficial builds.</w:t>
      </w:r>
    </w:p>
    <w:p>
      <w:pPr>
        <w:pStyle w:val="BodyText"/>
        <w:rPr/>
      </w:pPr>
      <w:r>
        <w:rPr/>
        <w:t xml:space="preserve">Click on your preferred version — for example, </w:t>
      </w:r>
      <w:r>
        <w:rPr>
          <w:rStyle w:val="Strong"/>
        </w:rPr>
        <w:t>Python 3.12</w:t>
      </w:r>
      <w:r>
        <w:rPr/>
        <w:t xml:space="preserve"> — to open the details page.</w:t>
      </w:r>
    </w:p>
    <w:p>
      <w:pPr>
        <w:pStyle w:val="Heading3"/>
        <w:numPr>
          <w:ilvl w:val="2"/>
          <w:numId w:val="1"/>
        </w:numPr>
        <w:tabs>
          <w:tab w:val="clear" w:pos="709"/>
          <w:tab w:val="left" w:pos="0" w:leader="none"/>
        </w:tabs>
        <w:rPr/>
      </w:pPr>
      <w:r>
        <w:rPr/>
        <w:drawing>
          <wp:inline distT="0" distB="0" distL="0" distR="0">
            <wp:extent cx="6120130" cy="3442335"/>
            <wp:effectExtent l="0" t="0" r="0" b="0"/>
            <wp:docPr id="5" name="Picture 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3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>Step 4: Install Python from the Store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>Once on the Python app page:</w:t>
      </w:r>
    </w:p>
    <w:p>
      <w:pPr>
        <w:pStyle w:val="BodyText"/>
        <w:numPr>
          <w:ilvl w:val="0"/>
          <w:numId w:val="3"/>
        </w:numPr>
        <w:spacing w:before="0" w:after="0"/>
        <w:rPr/>
      </w:pPr>
      <w:r>
        <w:rPr/>
        <w:t xml:space="preserve">Click the </w:t>
      </w:r>
      <w:r>
        <w:rPr>
          <w:rStyle w:val="Strong"/>
        </w:rPr>
        <w:t>Get</w:t>
      </w:r>
      <w:r>
        <w:rPr/>
        <w:t xml:space="preserve"> or </w:t>
      </w:r>
      <w:r>
        <w:rPr>
          <w:rStyle w:val="Strong"/>
        </w:rPr>
        <w:t>Install</w:t>
      </w:r>
      <w:r>
        <w:rPr/>
        <w:t xml:space="preserve"> button.</w:t>
      </w:r>
    </w:p>
    <w:p>
      <w:pPr>
        <w:pStyle w:val="BodyText"/>
        <w:numPr>
          <w:ilvl w:val="0"/>
          <w:numId w:val="3"/>
        </w:numPr>
        <w:spacing w:before="0" w:after="0"/>
        <w:rPr/>
      </w:pPr>
      <w:r>
        <w:rPr/>
        <w:t>The download will begin automatically, and installation usually takes less than a minute.</w:t>
      </w:r>
    </w:p>
    <w:p>
      <w:pPr>
        <w:pStyle w:val="BodyText"/>
        <w:numPr>
          <w:ilvl w:val="0"/>
          <w:numId w:val="3"/>
        </w:numPr>
        <w:rPr/>
      </w:pPr>
      <w:r>
        <w:rPr/>
        <w:t xml:space="preserve">Once installed, you’ll see an </w:t>
      </w:r>
      <w:r>
        <w:rPr>
          <w:rStyle w:val="Strong"/>
        </w:rPr>
        <w:t>Open</w:t>
      </w:r>
      <w:r>
        <w:rPr/>
        <w:t xml:space="preserve"> button on the same screen. </w:t>
      </w:r>
      <w:r>
        <w:rPr/>
        <w:drawing>
          <wp:inline distT="0" distB="0" distL="0" distR="0">
            <wp:extent cx="6120130" cy="3442335"/>
            <wp:effectExtent l="0" t="0" r="0" b="0"/>
            <wp:docPr id="6" name="Picture 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4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rPr/>
      </w:pPr>
      <w:r>
        <w:rPr/>
        <w:t>Python is now successfully installed on your Windows 11 system through the Microsoft Store!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 xml:space="preserve">Extract the zip file </w:t>
      </w:r>
      <w:r>
        <w:rPr>
          <w:sz w:val="24"/>
          <w:szCs w:val="24"/>
        </w:rPr>
        <w:t>using the following steps: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360" w:start="720"/>
        <w:rPr/>
      </w:pPr>
      <w:r>
        <w:rPr/>
        <w:t xml:space="preserve">Locate the </w:t>
      </w:r>
      <w:r>
        <w:rPr/>
        <w:t>folder</w:t>
      </w:r>
      <w:del w:id="0" w:author="Unknown Author" w:date="2026-03-06T14:40:17Z">
        <w:r>
          <w:rPr/>
          <w:delText xml:space="preserve"> that you want</w:delText>
        </w:r>
      </w:del>
      <w:r>
        <w:rPr/>
        <w:t xml:space="preserve"> </w:t>
      </w:r>
      <w:r>
        <w:rPr/>
        <w:t>containing the extraction tool,</w:t>
      </w:r>
      <w:r>
        <w:rPr/>
        <w:t xml:space="preserve"> to unzip (extract) files or folders from.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360" w:start="720" w:end="0"/>
        <w:rPr/>
      </w:pPr>
      <w:r>
        <w:rPr/>
        <w:t xml:space="preserve">To unzip all the contents of the zipped folder, press and hold (or right-click) the folder, select </w:t>
      </w:r>
      <w:r>
        <w:rPr>
          <w:b/>
        </w:rPr>
        <w:t>Extract All...</w:t>
      </w:r>
      <w:r>
        <w:rPr/>
        <w:t>, and then follow the instructions.</w:t>
      </w:r>
    </w:p>
    <w:p>
      <w:pPr>
        <w:pStyle w:val="Normal"/>
        <w:rPr>
          <w:sz w:val="28"/>
          <w:szCs w:val="32"/>
        </w:rPr>
      </w:pPr>
      <w:r>
        <w:rPr/>
      </w:r>
      <w:r>
        <w:br w:type="page"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  <w:sz w:val="28"/>
          <w:szCs w:val="32"/>
        </w:rPr>
      </w:pPr>
      <w:r>
        <w:rPr>
          <w:b/>
          <w:bCs/>
          <w:sz w:val="28"/>
          <w:szCs w:val="32"/>
        </w:rPr>
        <w:t>Step 5: double click ‘installation script’ windows batch file in the pipeline folder from the zip file.  This will install the necessary python libraries for the script to work.</w:t>
      </w:r>
    </w:p>
    <w:p>
      <w:pPr>
        <w:pStyle w:val="Normal"/>
        <w:rPr/>
      </w:pPr>
      <w:r>
        <w:rPr/>
        <w:drawing>
          <wp:inline distT="0" distB="0" distL="0" distR="0">
            <wp:extent cx="6120130" cy="3412490"/>
            <wp:effectExtent l="0" t="0" r="0" b="0"/>
            <wp:docPr id="7" name="Picture 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5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1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  <w:sz w:val="28"/>
          <w:szCs w:val="32"/>
        </w:rPr>
      </w:pPr>
      <w:r>
        <w:rPr>
          <w:b/>
          <w:bCs/>
          <w:sz w:val="28"/>
          <w:szCs w:val="32"/>
        </w:rPr>
        <w:t>Step 6:  Running the script</w:t>
      </w:r>
    </w:p>
    <w:p>
      <w:pPr>
        <w:pStyle w:val="Normal"/>
        <w:rPr>
          <w:b/>
          <w:bCs/>
          <w:sz w:val="28"/>
          <w:szCs w:val="32"/>
        </w:rPr>
      </w:pPr>
      <w:r>
        <w:rPr/>
      </w:r>
    </w:p>
    <w:p>
      <w:pPr>
        <w:pStyle w:val="Normal"/>
        <w:rPr/>
      </w:pPr>
      <w:r>
        <w:rPr/>
        <w:t>Click on ‘run pipeline’ batch file</w:t>
      </w:r>
    </w:p>
    <w:p>
      <w:pPr>
        <w:pStyle w:val="Normal"/>
        <w:rPr/>
      </w:pPr>
      <w:r>
        <w:rPr/>
        <w:drawing>
          <wp:inline distT="0" distB="0" distL="0" distR="0">
            <wp:extent cx="6120130" cy="3292475"/>
            <wp:effectExtent l="0" t="0" r="0" b="0"/>
            <wp:docPr id="8" name="Picture 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6" descr="" titl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9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this security warning may appear:</w:t>
      </w:r>
    </w:p>
    <w:p>
      <w:pPr>
        <w:pStyle w:val="Normal"/>
        <w:rPr/>
      </w:pPr>
      <w:r>
        <w:rPr/>
        <w:drawing>
          <wp:inline distT="0" distB="0" distL="0" distR="0">
            <wp:extent cx="6061075" cy="3524250"/>
            <wp:effectExtent l="0" t="0" r="0" b="0"/>
            <wp:docPr id="9" name="Image1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18" descr="" titl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1075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 xml:space="preserve"> </w:t>
      </w:r>
      <w:r>
        <w:rPr/>
        <w:t>click on “Run”</w:t>
      </w:r>
      <w:r>
        <w:br w:type="page"/>
      </w:r>
    </w:p>
    <w:p>
      <w:pPr>
        <w:pStyle w:val="Normal"/>
        <w:spacing w:before="0" w:after="0"/>
        <w:rPr/>
      </w:pPr>
      <w:r>
        <w:rPr/>
        <w:t>This UI will appear: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inline distT="0" distB="0" distL="0" distR="0">
            <wp:extent cx="5067300" cy="1990725"/>
            <wp:effectExtent l="0" t="0" r="0" b="0"/>
            <wp:docPr id="10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l="4203" t="6084" r="13001" b="361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Make sure that the directory that the image files are in are selected.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Please wait for the pipeline script to complete, it can take awhile when there are many image’s metadata to go through.</w:t>
      </w:r>
      <w:r>
        <w:rPr/>
        <w:drawing>
          <wp:inline distT="0" distB="0" distL="0" distR="0">
            <wp:extent cx="6120130" cy="1818005"/>
            <wp:effectExtent l="0" t="0" r="0" b="0"/>
            <wp:docPr id="11" name="Picture 1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0" descr="" titl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81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inline distT="0" distB="0" distL="0" distR="0">
            <wp:extent cx="6443345" cy="2475230"/>
            <wp:effectExtent l="0" t="0" r="0" b="0"/>
            <wp:docPr id="12" name="Picture 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9" descr="" titl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3345" cy="247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The extracted metadata will be saved in the same ‘pipeline’ folder. 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  <w:i/>
          <w:i/>
          <w:iCs/>
          <w:color w:val="EE0000"/>
        </w:rPr>
      </w:pPr>
      <w:r>
        <w:rPr>
          <w:b/>
          <w:bCs/>
          <w:i/>
          <w:iCs/>
          <w:color w:val="EE0000"/>
        </w:rPr>
        <w:t>Remember to upload the metadata csv file into the system immediately so that project and photographer will be tracked.</w:t>
      </w:r>
      <w:r>
        <w:rPr>
          <w:rFonts w:ascii="Liberation Serif" w:hAnsi="Liberation Serif" w:eastAsia="Noto Serif CJK SC" w:cs="Noto Sans Devanagari"/>
          <w:b w:val="false"/>
          <w:bCs w:val="false"/>
          <w:i w:val="false"/>
          <w:iCs w:val="false"/>
          <w:color w:val="auto"/>
          <w:color w:val="EE0000"/>
          <w:lang w:val="en-US" w:eastAsia="zh-CN" w:bidi="hi-IN"/>
          <w:rPrChange w:id="0" w:author="Unknown Author" w:date="2026-03-06T14:23:03Z">
            <w:rPr>
              <w:sz w:val="24"/>
              <w:i/>
              <w:b/>
              <w:kern w:val="2"/>
              <w:szCs w:val="24"/>
              <w:iCs/>
              <w:bCs/>
            </w:rPr>
          </w:rPrChange>
        </w:rPr>
        <w:t xml:space="preserve"> </w:t>
      </w:r>
      <w:r>
        <w:rPr>
          <w:b w:val="false"/>
          <w:bCs w:val="false"/>
          <w:i w:val="false"/>
          <w:iCs w:val="false"/>
          <w:color w:val="auto"/>
        </w:rPr>
        <w:t>You may fil</w:t>
      </w:r>
      <w:r>
        <w:rPr>
          <w:b w:val="false"/>
          <w:bCs w:val="false"/>
          <w:i w:val="false"/>
          <w:iCs w:val="false"/>
          <w:color w:val="auto"/>
        </w:rPr>
        <w:t xml:space="preserve">l in any additional information manually (e.g. imaging platform). </w:t>
      </w:r>
      <w:r>
        <w:rPr>
          <w:b w:val="false"/>
          <w:bCs w:val="false"/>
          <w:i w:val="false"/>
          <w:iCs w:val="false"/>
          <w:color w:val="auto"/>
        </w:rPr>
        <w:t>You can also manually fill in the project and photographer IDs if you wish to have a different IDs for different rows. The IDs can be found in the Project Management Pages of the system via “View” button which will show the details of the project.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  <w:i/>
          <w:i/>
          <w:iCs/>
        </w:rPr>
      </w:pPr>
      <w:r>
        <w:rPr>
          <w:b/>
          <w:bCs/>
          <w:i/>
          <w:iCs/>
        </w:rPr>
      </w:r>
    </w:p>
    <w:p>
      <w:pPr>
        <w:pStyle w:val="Normal"/>
        <w:rPr>
          <w:b/>
          <w:bCs/>
          <w:i/>
          <w:i/>
          <w:iCs/>
        </w:rPr>
      </w:pPr>
      <w:r>
        <w:rPr>
          <w:b/>
          <w:bCs/>
          <w:i/>
          <w:iCs/>
        </w:rPr>
        <w:t xml:space="preserve">If you faced errors, you can compare the error log </w:t>
      </w:r>
      <w:r>
        <w:rPr>
          <w:b/>
          <w:bCs/>
          <w:i/>
          <w:iCs/>
        </w:rPr>
        <w:t>(In the same unzipped folder as the extraction tool)</w:t>
      </w:r>
      <w:r>
        <w:rPr>
          <w:b/>
          <w:bCs/>
          <w:i/>
          <w:iCs/>
        </w:rPr>
        <w:t xml:space="preserve"> and the csv file side by side like this where the row indices correspond to the indices of the other file: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posOffset>-66675</wp:posOffset>
            </wp:positionH>
            <wp:positionV relativeFrom="paragraph">
              <wp:posOffset>36195</wp:posOffset>
            </wp:positionV>
            <wp:extent cx="6120130" cy="3442335"/>
            <wp:effectExtent l="0" t="0" r="0" b="0"/>
            <wp:wrapSquare wrapText="bothSides"/>
            <wp:docPr id="13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spacing w:before="0" w:after="0"/>
        <w:rPr/>
      </w:pPr>
      <w:r>
        <w:rPr/>
        <w:drawing>
          <wp:anchor behindDoc="0" distT="0" distB="0" distL="0" distR="0" simplePos="0" locked="0" layoutInCell="0" allowOverlap="1" relativeHeight="16">
            <wp:simplePos x="0" y="0"/>
            <wp:positionH relativeFrom="page">
              <wp:posOffset>664210</wp:posOffset>
            </wp:positionH>
            <wp:positionV relativeFrom="page">
              <wp:posOffset>4977765</wp:posOffset>
            </wp:positionV>
            <wp:extent cx="4257675" cy="2152650"/>
            <wp:effectExtent l="0" t="0" r="0" b="0"/>
            <wp:wrapSquare wrapText="bothSides"/>
            <wp:docPr id="14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7675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17">
            <wp:simplePos x="0" y="0"/>
            <wp:positionH relativeFrom="page">
              <wp:posOffset>676275</wp:posOffset>
            </wp:positionH>
            <wp:positionV relativeFrom="page">
              <wp:posOffset>2295525</wp:posOffset>
            </wp:positionV>
            <wp:extent cx="2838450" cy="2133600"/>
            <wp:effectExtent l="0" t="0" r="0" b="0"/>
            <wp:wrapSquare wrapText="bothSides"/>
            <wp:docPr id="15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845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Heading1"/>
        <w:numPr>
          <w:ilvl w:val="0"/>
          <w:numId w:val="1"/>
        </w:numPr>
        <w:tabs>
          <w:tab w:val="clear" w:pos="709"/>
          <w:tab w:val="left" w:pos="0" w:leader="none"/>
        </w:tabs>
        <w:rPr/>
      </w:pPr>
      <w:r>
        <w:rPr/>
        <w:t>Creating a Project</w:t>
      </w:r>
    </w:p>
    <w:p>
      <w:pPr>
        <w:pStyle w:val="Normal"/>
        <w:rPr/>
      </w:pPr>
      <w:r>
        <w:rPr/>
        <w:t>All images are registered as being generated or belonging to a project. You will need to create a project first to upload any image metadata.</w:t>
      </w:r>
    </w:p>
    <w:p>
      <w:pPr>
        <w:pStyle w:val="Normal"/>
        <w:rPr/>
      </w:pPr>
      <w:r>
        <w:rPr/>
        <w:t>To start, click on “Project Management” on the sidebar, then you will see the all available projects which you have none.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click on “Add Project” from the right on the screen.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0"/>
        <w:rPr/>
      </w:pPr>
      <w:r>
        <w:rPr/>
        <w:drawing>
          <wp:anchor behindDoc="0" distT="0" distB="0" distL="0" distR="0" simplePos="0" locked="0" layoutInCell="0" allowOverlap="1" relativeHeight="13">
            <wp:simplePos x="0" y="0"/>
            <wp:positionH relativeFrom="page">
              <wp:posOffset>752475</wp:posOffset>
            </wp:positionH>
            <wp:positionV relativeFrom="page">
              <wp:posOffset>2233295</wp:posOffset>
            </wp:positionV>
            <wp:extent cx="5047615" cy="7932420"/>
            <wp:effectExtent l="0" t="0" r="0" b="0"/>
            <wp:wrapSquare wrapText="bothSides"/>
            <wp:docPr id="16" name="Image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5" descr="" titl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7615" cy="7932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You will see a form to fill up in order to create a project. Fill up the form and press “Create Project”. You have now created a Project.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You can view details ,edit, delete projects.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0"/>
        <w:rPr/>
      </w:pPr>
      <w:r>
        <w:rPr/>
        <w:drawing>
          <wp:anchor behindDoc="0" distT="0" distB="0" distL="0" distR="0" simplePos="0" locked="0" layoutInCell="0" allowOverlap="1" relativeHeight="14">
            <wp:simplePos x="0" y="0"/>
            <wp:positionH relativeFrom="page">
              <wp:posOffset>199390</wp:posOffset>
            </wp:positionH>
            <wp:positionV relativeFrom="page">
              <wp:posOffset>4374515</wp:posOffset>
            </wp:positionV>
            <wp:extent cx="7069455" cy="1102360"/>
            <wp:effectExtent l="0" t="0" r="0" b="0"/>
            <wp:wrapSquare wrapText="bothSides"/>
            <wp:docPr id="17" name="Image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6" descr="" titl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69455" cy="1102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18">
            <wp:simplePos x="0" y="0"/>
            <wp:positionH relativeFrom="page">
              <wp:posOffset>733425</wp:posOffset>
            </wp:positionH>
            <wp:positionV relativeFrom="page">
              <wp:posOffset>1800225</wp:posOffset>
            </wp:positionV>
            <wp:extent cx="2838450" cy="2133600"/>
            <wp:effectExtent l="0" t="0" r="0" b="0"/>
            <wp:wrapSquare wrapText="bothSides"/>
            <wp:docPr id="18" name="Image3 Copy 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3 Copy 1" descr="" titl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845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numPr>
          <w:ilvl w:val="0"/>
          <w:numId w:val="1"/>
        </w:numPr>
        <w:tabs>
          <w:tab w:val="clear" w:pos="709"/>
          <w:tab w:val="left" w:pos="0" w:leader="none"/>
        </w:tabs>
        <w:rPr/>
      </w:pPr>
      <w:r>
        <w:rPr/>
        <w:t xml:space="preserve">Bulk Metadata Upload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Click on “Image Metadata Management”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Now, click on “Upload Bulk” from the left of the screen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0"/>
        <w:rPr/>
      </w:pPr>
      <w:r>
        <w:drawing>
          <wp:anchor behindDoc="0" distT="0" distB="0" distL="0" distR="0" simplePos="0" locked="0" layoutInCell="0" allowOverlap="1" relativeHeight="15">
            <wp:simplePos x="0" y="0"/>
            <wp:positionH relativeFrom="page">
              <wp:posOffset>762000</wp:posOffset>
            </wp:positionH>
            <wp:positionV relativeFrom="page">
              <wp:posOffset>2085975</wp:posOffset>
            </wp:positionV>
            <wp:extent cx="5971540" cy="5055870"/>
            <wp:effectExtent l="0" t="0" r="0" b="0"/>
            <wp:wrapSquare wrapText="bothSides"/>
            <wp:docPr id="19" name="Image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7" descr="" titl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1540" cy="5055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You will now see this page , </w:t>
      </w:r>
    </w:p>
    <w:p>
      <w:pPr>
        <w:pStyle w:val="Normal"/>
        <w:numPr>
          <w:ilvl w:val="0"/>
          <w:numId w:val="4"/>
        </w:numPr>
        <w:rPr/>
      </w:pPr>
      <w:r>
        <w:rPr/>
        <w:t xml:space="preserve">enter the project you want to assign your metadata,  </w:t>
      </w:r>
    </w:p>
    <w:p>
      <w:pPr>
        <w:pStyle w:val="Normal"/>
        <w:numPr>
          <w:ilvl w:val="0"/>
          <w:numId w:val="4"/>
        </w:numPr>
        <w:rPr/>
      </w:pPr>
      <w:r>
        <w:rPr/>
        <w:t xml:space="preserve">Afterwards Select Photographer that you want to assign your metadata to. </w:t>
      </w:r>
    </w:p>
    <w:p>
      <w:pPr>
        <w:pStyle w:val="Normal"/>
        <w:numPr>
          <w:ilvl w:val="0"/>
          <w:numId w:val="4"/>
        </w:numPr>
        <w:rPr/>
      </w:pPr>
      <w:r>
        <w:rPr/>
        <w:t>Then select the metadata csv file to upload and then click upload</w:t>
      </w:r>
    </w:p>
    <w:p>
      <w:pPr>
        <w:pStyle w:val="Normal"/>
        <w:rPr/>
      </w:pPr>
      <w:r>
        <w:rPr/>
        <w:t>On success you will see all the uploaded metadata in the main page of “Image Metadata Management”</w:t>
      </w:r>
      <w:r>
        <w:br w:type="page"/>
      </w:r>
    </w:p>
    <w:p>
      <w:pPr>
        <w:pStyle w:val="Heading1"/>
        <w:numPr>
          <w:ilvl w:val="0"/>
          <w:numId w:val="1"/>
        </w:numPr>
        <w:tabs>
          <w:tab w:val="clear" w:pos="709"/>
          <w:tab w:val="left" w:pos="0" w:leader="none"/>
        </w:tabs>
        <w:spacing w:before="0" w:after="120"/>
        <w:rPr/>
      </w:pPr>
      <w:r>
        <w:rPr/>
        <w:t>Naming Conventions:</w:t>
      </w:r>
    </w:p>
    <w:p>
      <w:pPr>
        <w:pStyle w:val="Normal"/>
        <w:rPr/>
      </w:pPr>
      <w:r>
        <w:rPr/>
      </w:r>
    </w:p>
    <w:p>
      <w:pPr>
        <w:pStyle w:val="BodyText"/>
        <w:rPr/>
      </w:pPr>
      <w:r>
        <w:rPr>
          <w:b/>
          <w:bCs/>
          <w:sz w:val="30"/>
          <w:szCs w:val="30"/>
        </w:rPr>
        <w:t>TaxonName_CatalogNumber_photoID_additionalinfoifany.fileformat</w:t>
      </w:r>
    </w:p>
    <w:p>
      <w:pPr>
        <w:pStyle w:val="BodyText"/>
        <w:rPr/>
      </w:pPr>
      <w:r>
        <w:rPr/>
        <w:t>If any of the information is missing, put ‘none’ instead.</w:t>
      </w:r>
    </w:p>
    <w:p>
      <w:pPr>
        <w:pStyle w:val="BodyText"/>
        <w:rPr/>
      </w:pPr>
      <w:r>
        <w:rPr/>
        <w:t>CatalogID will be need to have this convention: ZRCBDP0012345. 6 capital letters and then 7 numbers if not an error will be raised</w:t>
      </w:r>
    </w:p>
    <w:p>
      <w:pPr>
        <w:pStyle w:val="BodyText"/>
        <w:rPr/>
      </w:pPr>
      <w:r>
        <w:rPr/>
        <w:t>TaxonName is MorphoID in the Media db Table. TaxonName must have at least 5 characters and is not an integer if not an error will be raised.</w:t>
      </w:r>
    </w:p>
    <w:p>
      <w:pPr>
        <w:pStyle w:val="BodyText"/>
        <w:spacing w:lineRule="auto" w:line="276" w:before="0" w:after="140"/>
        <w:rPr/>
      </w:pPr>
      <w:r>
        <w:rPr/>
        <w:t>Any images names with ‘thumb’ or ‘index’ will be ignored.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erif">
    <w:altName w:val="Times New Roman"/>
    <w:charset w:val="01" w:characterSet="utf-8"/>
    <w:family w:val="swiss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0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0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0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0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0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0"/>
        </w:tabs>
        <w:ind w:start="6381" w:hanging="283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0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0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0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0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0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0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0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bullet"/>
      <w:lvlText w:val=""/>
      <w:lvlJc w:val="start"/>
      <w:pPr>
        <w:tabs>
          <w:tab w:val="num" w:pos="1429"/>
        </w:tabs>
        <w:ind w:start="1429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revisionView w:insDel="0" w:formatting="0"/>
  <w:defaultTabStop w:val="709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SG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uiPriority w:val="9"/>
    <w:qFormat/>
    <w:pPr>
      <w:numPr>
        <w:ilvl w:val="0"/>
        <w:numId w:val="1"/>
      </w:numPr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uiPriority w:val="9"/>
    <w:unhideWhenUsed/>
    <w:qFormat/>
    <w:pPr>
      <w:numPr>
        <w:ilvl w:val="2"/>
        <w:numId w:val="1"/>
      </w:numPr>
      <w:spacing w:before="140" w:after="0"/>
      <w:outlineLvl w:val="2"/>
    </w:pPr>
    <w:rPr>
      <w:rFonts w:ascii="Liberation Serif" w:hAnsi="Liberation Serif" w:eastAsia="Noto Serif CJK SC" w:cs="Liberation Serif"/>
      <w:b/>
      <w:bCs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NumberingSymbols" w:customStyle="1">
    <w:name w:val="Numbering Symbols"/>
    <w:qFormat/>
    <w:rPr/>
  </w:style>
  <w:style w:type="character" w:styleId="Strong">
    <w:name w:val="Strong"/>
    <w:qFormat/>
    <w:rPr>
      <w:b/>
      <w:bCs/>
    </w:rPr>
  </w:style>
  <w:style w:type="character" w:styleId="Bullets" w:customStyle="1">
    <w:name w:val="Bullets"/>
    <w:qFormat/>
    <w:rPr>
      <w:rFonts w:ascii="OpenSymbol" w:hAnsi="OpenSymbol" w:eastAsia="OpenSymbol" w:cs="OpenSymbol"/>
    </w:rPr>
  </w:style>
  <w:style w:type="character" w:styleId="WWCharLFO2LVL1" w:customStyle="1">
    <w:name w:val="WW_CharLFO2LVL1"/>
    <w:qFormat/>
    <w:rPr>
      <w:rFonts w:ascii="OpenSymbol" w:hAnsi="OpenSymbol" w:eastAsia="OpenSymbol" w:cs="OpenSymbol"/>
    </w:rPr>
  </w:style>
  <w:style w:type="character" w:styleId="WWCharLFO2LVL2" w:customStyle="1">
    <w:name w:val="WW_CharLFO2LVL2"/>
    <w:qFormat/>
    <w:rPr>
      <w:rFonts w:ascii="OpenSymbol" w:hAnsi="OpenSymbol" w:eastAsia="OpenSymbol" w:cs="OpenSymbol"/>
    </w:rPr>
  </w:style>
  <w:style w:type="character" w:styleId="WWCharLFO2LVL3" w:customStyle="1">
    <w:name w:val="WW_CharLFO2LVL3"/>
    <w:qFormat/>
    <w:rPr>
      <w:rFonts w:ascii="OpenSymbol" w:hAnsi="OpenSymbol" w:eastAsia="OpenSymbol" w:cs="OpenSymbol"/>
    </w:rPr>
  </w:style>
  <w:style w:type="character" w:styleId="WWCharLFO2LVL4" w:customStyle="1">
    <w:name w:val="WW_CharLFO2LVL4"/>
    <w:qFormat/>
    <w:rPr>
      <w:rFonts w:ascii="OpenSymbol" w:hAnsi="OpenSymbol" w:eastAsia="OpenSymbol" w:cs="OpenSymbol"/>
    </w:rPr>
  </w:style>
  <w:style w:type="character" w:styleId="WWCharLFO2LVL5" w:customStyle="1">
    <w:name w:val="WW_CharLFO2LVL5"/>
    <w:qFormat/>
    <w:rPr>
      <w:rFonts w:ascii="OpenSymbol" w:hAnsi="OpenSymbol" w:eastAsia="OpenSymbol" w:cs="OpenSymbol"/>
    </w:rPr>
  </w:style>
  <w:style w:type="character" w:styleId="WWCharLFO2LVL6" w:customStyle="1">
    <w:name w:val="WW_CharLFO2LVL6"/>
    <w:qFormat/>
    <w:rPr>
      <w:rFonts w:ascii="OpenSymbol" w:hAnsi="OpenSymbol" w:eastAsia="OpenSymbol" w:cs="OpenSymbol"/>
    </w:rPr>
  </w:style>
  <w:style w:type="character" w:styleId="WWCharLFO2LVL7" w:customStyle="1">
    <w:name w:val="WW_CharLFO2LVL7"/>
    <w:qFormat/>
    <w:rPr>
      <w:rFonts w:ascii="OpenSymbol" w:hAnsi="OpenSymbol" w:eastAsia="OpenSymbol" w:cs="OpenSymbol"/>
    </w:rPr>
  </w:style>
  <w:style w:type="character" w:styleId="WWCharLFO2LVL8" w:customStyle="1">
    <w:name w:val="WW_CharLFO2LVL8"/>
    <w:qFormat/>
    <w:rPr>
      <w:rFonts w:ascii="OpenSymbol" w:hAnsi="OpenSymbol" w:eastAsia="OpenSymbol" w:cs="OpenSymbol"/>
    </w:rPr>
  </w:style>
  <w:style w:type="character" w:styleId="WWCharLFO2LVL9" w:customStyle="1">
    <w:name w:val="WW_CharLFO2LVL9"/>
    <w:qFormat/>
    <w:rPr>
      <w:rFonts w:ascii="OpenSymbol" w:hAnsi="OpenSymbol" w:eastAsia="OpenSymbol" w:cs="OpenSymbol"/>
    </w:rPr>
  </w:style>
  <w:style w:type="character" w:styleId="LineNumber">
    <w:name w:val="Line Number"/>
    <w:rPr/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iberation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styleId="Index" w:customStyle="1">
    <w:name w:val="Index"/>
    <w:basedOn w:val="Normal"/>
    <w:qFormat/>
    <w:pPr>
      <w:suppressLineNumbers/>
    </w:pPr>
    <w:rPr/>
  </w:style>
  <w:style w:type="paragraph" w:styleId="Normal1" w:customStyle="1">
    <w:name w:val="Normal1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Revision">
    <w:name w:val="Revision"/>
    <w:uiPriority w:val="99"/>
    <w:semiHidden/>
    <w:qFormat/>
    <w:rsid w:val="00a246a3"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Mangal"/>
      <w:color w:val="auto"/>
      <w:kern w:val="2"/>
      <w:sz w:val="24"/>
      <w:szCs w:val="21"/>
      <w:lang w:val="en-US" w:eastAsia="zh-CN" w:bidi="hi-IN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.png"/><Relationship Id="rId17" Type="http://schemas.openxmlformats.org/officeDocument/2006/relationships/image" Target="media/image15.png"/><Relationship Id="rId18" Type="http://schemas.openxmlformats.org/officeDocument/2006/relationships/image" Target="media/image2.png"/><Relationship Id="rId19" Type="http://schemas.openxmlformats.org/officeDocument/2006/relationships/image" Target="media/image1.png"/><Relationship Id="rId20" Type="http://schemas.openxmlformats.org/officeDocument/2006/relationships/image" Target="media/image16.png"/><Relationship Id="rId21" Type="http://schemas.openxmlformats.org/officeDocument/2006/relationships/numbering" Target="numbering.xml"/><Relationship Id="rId22" Type="http://schemas.openxmlformats.org/officeDocument/2006/relationships/fontTable" Target="fontTable.xml"/><Relationship Id="rId23" Type="http://schemas.openxmlformats.org/officeDocument/2006/relationships/settings" Target="settings.xml"/><Relationship Id="rId2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238</TotalTime>
  <Application>LibreOffice/24.2.7.2$Linux_X86_64 LibreOffice_project/420$Build-2</Application>
  <AppVersion>15.0000</AppVersion>
  <Pages>13</Pages>
  <Words>723</Words>
  <Characters>3522</Characters>
  <CharactersWithSpaces>4198</CharactersWithSpaces>
  <Paragraphs>61</Paragraphs>
  <Company>National University of Singapore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2026-01-20T14:35:00Z</dcterms:created>
  <dc:creator/>
  <dc:description/>
  <dc:language>en-US</dc:language>
  <cp:lastModifiedBy/>
  <cp:lastPrinted>2026-03-06T14:45:23Z</cp:lastPrinted>
  <dcterms:modified xsi:type="dcterms:W3CDTF">2026-03-06T16:19:55Z</dcterms:modified>
  <cp:revision>24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